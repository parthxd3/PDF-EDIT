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w14="http://schemas.microsoft.com/office/word/2010/wordml" mc:Ignorable="w14">
  <w:body>
    <w:p w14:paraId="1A2B3C01" w14:textId="1A2B3C01" w:rsidR="00A1B2C3" w:rsidRDefault="00A1B2C3">
      <w:pPr>
        <w:pStyle w:val="Title"/>
      </w:pPr>
      <w:r>
        <w:t xml:space="preserve">Project Report</w:t>
      </w:r>
    </w:p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" w:history="1">
        <w:r>
          <w:rPr>
            <w:noProof/>
          </w:rPr>
          <w:t xml:space="preserve"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t xml:space="preserve">1</w:t>
        </w:r>
      </w:hyperlink>
    </w:p>
    <w:p>
      <w:pPr>
        <w:pStyle w:val="TOC2"/>
        <w:tabs>
          <w:tab w:val="right" w:leader="dot" w:pos="9350"/>
        </w:tabs>
      </w:pPr>
      <w:hyperlink w:anchor="_Toc2" w:history="1">
        <w:r>
          <w:rPr>
            <w:noProof/>
          </w:rPr>
          <w:t xml:space="preserve">Data</w:t>
        </w:r>
        <w:r>
          <w:rPr>
            <w:noProof/>
            <w:webHidden/>
          </w:rPr>
          <w:tab/>
        </w:r>
        <w:r>
          <w:rPr>
            <w:noProof/>
            <w:webHidden/>
          </w:rPr>
          <w:t xml:space="preserve">1</w:t>
        </w:r>
      </w:hyperlink>
    </w:p>
    <w:p>
      <w:r>
        <w:fldChar w:fldCharType="end"/>
      </w:r>
    </w:p>
    <w:p>
      <w:pPr>
        <w:pStyle w:val="Heading1"/>
      </w:pPr>
      <w:bookmarkStart w:id="1" w:name="_Toc1"/>
      <w:r>
        <w:t xml:space="preserve">Introduction</w:t>
      </w:r>
      <w:bookmarkEnd w:id="1"/>
    </w:p>
    <w:p>
      <w:r>
        <w:t xml:space="preserve">This report has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color w:val="FF0000"/>
        </w:rPr>
        <w:t xml:space="preserve">red</w:t>
      </w:r>
      <w:r>
        <w:t xml:space="preserve"> and </w:t>
      </w:r>
      <w:r>
        <w:rPr>
          <w:u w:val="single"/>
        </w:rPr>
        <w:t xml:space="preserve">underlined</w:t>
      </w:r>
      <w:r>
        <w:t xml:space="preserve"> words. </w:t>
      </w:r>
      <w:r>
        <w:rPr>
          <w:highlight w:val="yellow"/>
        </w:rPr>
        <w:t xml:space="preserve">Highlighted</w:t>
      </w:r>
      <w:r>
        <w:t xml:space="preserve"> text, a link to </w:t>
      </w:r>
      <w:hyperlink r:id="rId9" w:history="1">
        <w:r>
          <w:rPr>
            <w:rStyle w:val="Hyperlink"/>
          </w:rPr>
          <w:t xml:space="preserve">the website</w:t>
        </w:r>
      </w:hyperlink>
      <w:r>
        <w:t xml:space="preserve"> and a footnote</w:t>
      </w:r>
      <w:r>
        <w:rPr>
          <w:rStyle w:val="FootnoteReference"/>
        </w:rPr>
        <w:footnoteReference w:id="1"/>
      </w:r>
      <w:r>
        <w:t xml:space="preserve">. The quick brown fox jumps over the lazy dog.</w:t>
      </w:r>
    </w:p>
    <w:p w:rsidR="00B2C3D4">
      <w:r>
        <w:t xml:space="preserve">A sentence with a </w:t>
      </w:r>
      <w:commentRangeStart w:id="0"/>
      <w:r>
        <w:t xml:space="preserve">comment</w:t>
      </w:r>
      <w:commentRangeEnd w:id="0"/>
      <w:r>
        <w:rPr>
          <w:rStyle w:val="CommentReference"/>
        </w:rPr>
        <w:commentReference w:id="0"/>
      </w:r>
      <w:r>
        <w:t xml:space="preserve"> and a </w:t>
      </w:r>
      <w:bookmarkStart w:id="3" w:name="Mark1"/>
      <w:r>
        <w:t xml:space="preserve">bookmark</w:t>
      </w:r>
      <w:bookmarkEnd w:id="3"/>
      <w:proofErr w:type="spellStart"/>
      <w:r>
        <w:t xml:space="preserve">.</w:t>
      </w:r>
      <w:proofErr w:type="spellEnd"/>
    </w:p>
    <w:p>
      <w:ins w:id="5" w:author="Tester" w:date="2026-10-01T10:00:00Z">
        <w:r>
          <w:t xml:space="preserve">This sentence was added with track changes on.</w:t>
        </w:r>
      </w:ins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p>
      <w:pPr>
        <w:pStyle w:val="ListParagraph"/>
        <w:numPr>
          <w:ilvl w:val="0"/>
          <w:numId w:val="1"/>
        </w:numPr>
      </w:pPr>
      <w:r>
        <w:t xml:space="preserve">Third bullet</w:t>
      </w:r>
    </w:p>
    <w:p>
      <w:r>
        <w:t xml:space="preserve">Between the lists.</w:t>
      </w:r>
    </w:p>
    <w:p>
      <w:pPr>
        <w:pStyle w:val="ListParagraph"/>
        <w:numPr>
          <w:ilvl w:val="0"/>
          <w:numId w:val="2"/>
        </w:numPr>
      </w:pPr>
      <w:r>
        <w:t xml:space="preserve">Step one</w:t>
      </w:r>
    </w:p>
    <w:p>
      <w:pPr>
        <w:pStyle w:val="ListParagraph"/>
        <w:numPr>
          <w:ilvl w:val="0"/>
          <w:numId w:val="2"/>
        </w:numPr>
      </w:pPr>
      <w:r>
        <w:t xml:space="preserve">Step two</w:t>
      </w:r>
    </w:p>
    <w:p>
      <w:pPr>
        <w:pStyle w:val="ListParagraph"/>
        <w:numPr>
          <w:ilvl w:val="0"/>
          <w:numId w:val="2"/>
        </w:numPr>
      </w:pPr>
      <w:r>
        <w:t xml:space="preserve">Step three</w:t>
      </w:r>
    </w:p>
    <w:p>
      <w:pPr>
        <w:pStyle w:val="Heading2"/>
      </w:pPr>
      <w:bookmarkStart w:id="2" w:name="_Toc2"/>
      <w:r>
        <w:t xml:space="preserve">Data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c>
          <w:tcPr>
            <w:tcW w:w="3116" w:type="dxa"/>
            <w:shd w:val="clear" w:color="auto" w:fill="D9E2F3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w="3116" w:type="dxa"/>
            <w:shd w:val="clear" w:color="auto" w:fill="D9E2F3"/>
          </w:tcPr>
          <w:p>
            <w:r>
              <w:rPr>
                <w:b/>
                <w:bCs/>
              </w:rPr>
              <w:t xml:space="preserve">Count</w:t>
            </w:r>
          </w:p>
        </w:tc>
        <w:tc>
          <w:tcPr>
            <w:tcW w:w="3116" w:type="dxa"/>
            <w:shd w:val="clear" w:color="auto" w:fill="D9E2F3"/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w="3116" w:type="dxa"/>
          </w:tcPr>
          <w:p>
            <w:r>
              <w:t xml:space="preserve">Apples</w:t>
            </w:r>
          </w:p>
        </w:tc>
        <w:tc>
          <w:tcPr>
            <w:tcW w:w="3116" w:type="dxa"/>
          </w:tcPr>
          <w:p>
            <w:r>
              <w:t xml:space="preserve">12</w:t>
            </w:r>
          </w:p>
        </w:tc>
        <w:tc>
          <w:tcPr>
            <w:tcW w:w="3116" w:type="dxa"/>
            <w:vMerge w:val="restart"/>
          </w:tcPr>
          <w:p>
            <w:r>
              <w:t xml:space="preserve">Fresh</w:t>
            </w:r>
          </w:p>
        </w:tc>
      </w:tr>
      <w:tr>
        <w:tc>
          <w:tcPr>
            <w:tcW w:w="3116" w:type="dxa"/>
          </w:tcPr>
          <w:p>
            <w:r>
              <w:t xml:space="preserve">Pears</w:t>
            </w:r>
          </w:p>
        </w:tc>
        <w:tc>
          <w:tcPr>
            <w:tcW w:w="3116" w:type="dxa"/>
          </w:tcPr>
          <w:p>
            <w:r>
              <w:t xml:space="preserve">7</w:t>
            </w:r>
          </w:p>
        </w:tc>
        <w:tc>
          <w:tcPr>
            <w:tcW w:w="3116" w:type="dxa"/>
            <w:vMerge/>
          </w:tcPr>
          <w:p/>
        </w:tc>
      </w:tr>
    </w:tbl>
    <w:p>
      <w:r>
        <w:t xml:space="preserve">A picture: </w:t>
      </w:r>
      <w:r>
        <w:drawing>
          <wp:inline distT="0" distB="0" distL="0" distR="0">
            <wp:extent cx="914400" cy="91440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 paragraph with a text box beside it.</w:t>
      </w: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3600000</wp:posOffset>
                </wp:positionH>
                <wp:positionV relativeFrom="paragraph">
                  <wp:posOffset>0</wp:posOffset>
                </wp:positionV>
                <wp:extent cx="2032000" cy="635000"/>
                <wp:effectExtent l="0" t="0" r="0" b="0"/>
                <wp:wrapSquare wrapText="bothSides"/>
                <wp:docPr id="2" name="Text 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Text in a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xmlns:o="urn:schemas-microsoft-com:office:office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id="Text Box 2" o:spid="_x0000_s1026" type="#_x0000_t202" style="position:absolute;margin-left:283.45pt;margin-top:0;width:160pt;height:50pt;z-index:251659264">
                <v:textbox>
                  <w:txbxContent>
                    <w:p>
                      <w:r>
                        <w:t>Text in a box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>
      <w:pPr>
        <w:pStyle w:val="Heading1"/>
      </w:pPr>
      <w:r>
        <w:t xml:space="preserve">Second page</w:t>
      </w:r>
    </w:p>
    <w:p>
      <w:pPr>
        <w:sectPr>
          <w:headerReference w:type="default" r:id="rId6"/>
          <w:footerReference w:type="default" r:id="rId7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Text on the second page. It has enough words to be an ordinary paragraph of body text.</w:t>
      </w:r>
    </w:p>
    <w:p>
      <w:r>
        <w:t xml:space="preserve">A landscape section at the end.</w:t>
      </w:r>
    </w:p>
    <w:sectPr>
      <w:pgSz w:w="15840" w:h="12240" w:orient="landscape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Tester" w:date="2026-10-01T10:00:00Z" w:initials="T">
    <w:p>
      <w:pPr>
        <w:pStyle w:val="CommentText"/>
      </w:pPr>
      <w:r>
        <w:rPr>
          <w:rStyle w:val="CommentReference"/>
        </w:rPr>
        <w:annotationRef/>
      </w:r>
      <w:r>
        <w:t>Please check this.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This is the 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XD3 Test Header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hyperlink" Target="https://example.com/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complex.docx</dc:title>
  <dc:creator>XD3 tests</dc:creator>
  <dcterms:created xsi:type="dcterms:W3CDTF">2026-10-01T10:00:00Z</dcterms:created>
  <dcterms:modified xsi:type="dcterms:W3CDTF">2026-10-01T10:00:00Z</dcterms:modified>
</cp:coreProperties>
</file>